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omments.xml" ContentType="application/vnd.openxmlformats-officedocument.wordprocessingml.comments+xml"/>
  <Override PartName="/docProps/core.xml" ContentType="application/vnd.openxmlformats-package.core-propertie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r>
        <w:t xml:space="preserve">MASTER SUPPLY AGREEMENT - VERSION 4 (REDLINE AGAINST VERSION 3)</w:t>
      </w:r>
    </w:p>
    <w:p>
      <w:r>
        <w:t xml:space="preserve">Draft dated 28 July 2025. Reference AMS/2025/MSA.</w:t>
      </w:r>
    </w:p>
    <w:p>
      <w:r>
        <w:t xml:space="preserve">THIS AGREEMENT is made between Halbrook Electrical Distribution Ltd (company number 04118276) of Halbrook House, Marmion Way, Ellersby EL4 7QN ("the Supplier") and Ardleigh Marine Systems Ltd (company number 06421889) of Ardleigh Yard, Marn Quay, Stanwick Vale SV1 8LR ("the Customer").</w:t>
      </w:r>
    </w:p>
    <w:p>
      <w:r>
        <w:t xml:space="preserve">BACKGROUND: the parties have traded since 2019 under a Supply Agreement dated 9 April 2019 and wish to replace it with this Agreement.</w:t>
      </w:r>
    </w:p>
    <w:p>
      <w:r>
        <w:t xml:space="preserve">1.1 Definitions. "Commencement Date" means 1 October 2025. "Products" means electrical, cable, containment and industrial products supplied by the Supplier. "Order" means an order for Products placed by the Customer.</w:t>
      </w:r>
    </w:p>
    <w:p>
      <w:r>
        <w:t xml:space="preserve">2.1 Term. This Agreement commences on the Commencement Date and continues until terminated under clause 12.</w:t>
      </w:r>
    </w:p>
    <w:p>
      <w:r>
        <w:t xml:space="preserve">2.2 Replacement. This Agreement supersedes and replaces the Supply Agreement dated 9 April 2019 between the parties with effect from the Commencement Date, and that agreement then ceases to have effect.</w:t>
      </w:r>
    </w:p>
    <w:p>
      <w:r>
        <w:t xml:space="preserve">3.1 Scope. All purchases of Products by the Customer from the Supplier are made under this Agreement. The Agreement covers the Customer only and applies in the United Kingdom.</w:t>
      </w:r>
    </w:p>
    <w:p>
      <w:r>
        <w:t xml:space="preserve">4.1 Ordering. An Order is an offer to buy on these terms and is accepted when the Supplier acknowledges it or despatches the Products.</w:t>
      </w:r>
    </w:p>
    <w:p>
      <w:r>
        <w:t xml:space="preserve">5.1 Prices. Prices are list price less the discounts in the discount schedule issued to the Customer, reviewed on 1 April each year on sixty days' notice.</w:t>
      </w:r>
    </w:p>
    <w:p>
      <w:commentRangeStart w:id="0"/>
      <w:r>
        <w:t xml:space="preserve">6.1 Payment. The Customer shall pay each invoice </w:t>
      </w:r>
      <w:del w:id="110" w:author="Invented drafter, Halbrook legal" w:date="2025-07-28T11:32:00Z">
        <w:r>
          <w:delText xml:space="preserve">within 30 days of the date of the invoice</w:delText>
        </w:r>
      </w:del>
      <w:ins w:id="210" w:author="Invented drafter, Halbrook legal" w:date="2025-07-28T11:32:00Z">
        <w:r>
          <w:t xml:space="preserve">within 45 days of the date of the invoice</w:t>
        </w:r>
      </w:ins>
      <w:r>
        <w:t xml:space="preserve">.</w:t>
      </w:r>
      <w:commentRangeEnd w:id="0"/>
      <w:r>
        <w:commentReference w:id="0"/>
      </w:r>
    </w:p>
    <w:p>
      <w:r>
        <w:t xml:space="preserve">7.1 Carriage. Delivery is free of carriage on Orders with a net value of </w:t>
      </w:r>
      <w:del w:id="111" w:author="Invented drafter, Halbrook legal" w:date="2025-07-28T11:32:00Z">
        <w:r>
          <w:delText xml:space="preserve">GBP 250 or more. On Orders below that value a carriage charge of GBP 24.00 applies</w:delText>
        </w:r>
      </w:del>
      <w:ins w:id="211" w:author="Invented drafter, Halbrook legal" w:date="2025-07-28T11:32:00Z">
        <w:r>
          <w:t xml:space="preserve">GBP 300 or more. On Orders below that value a carriage charge of GBP 28.00 applies</w:t>
        </w:r>
      </w:ins>
      <w:r>
        <w:t xml:space="preserve">.</w:t>
      </w:r>
    </w:p>
    <w:p>
      <w:r>
        <w:t xml:space="preserve">8.1 Quality. The Supplier shall replace or credit Products shown to be defective within twelve months of delivery.</w:t>
      </w:r>
    </w:p>
    <w:p>
      <w:r>
        <w:t xml:space="preserve">9.1 Title and risk. Risk passes on delivery. Title passes on payment in full.</w:t>
      </w:r>
    </w:p>
    <w:p>
      <w:r>
        <w:t xml:space="preserve">10.1 Confidentiality. Each party shall keep the other's confidential information confidential for three years after this Agreement ends.</w:t>
      </w:r>
    </w:p>
    <w:p>
      <w:r>
        <w:t xml:space="preserve">11.1 Liability. Neither party excludes liability for death or personal injury caused by negligence or for fraud. Subject to that, neither party is liable for indirect or consequential loss and each party's total liability in any twelve month period is limited to the sums invoiced in that period.</w:t>
      </w:r>
    </w:p>
    <w:p>
      <w:commentRangeStart w:id="1"/>
      <w:r>
        <w:t xml:space="preserve">12.1 Termination for convenience. Either party may terminate this Agreement by giving the other </w:t>
      </w:r>
      <w:del w:id="116" w:author="Invented drafter, Halbrook legal" w:date="2025-07-28T11:32:00Z">
        <w:r>
          <w:delText xml:space="preserve">not less than six months' written notice</w:delText>
        </w:r>
      </w:del>
      <w:ins w:id="216" w:author="Invented drafter, Halbrook legal" w:date="2025-07-28T11:32:00Z">
        <w:r>
          <w:t xml:space="preserve">not less than twelve months' written notice</w:t>
        </w:r>
      </w:ins>
      <w:r>
        <w:t xml:space="preserve">.</w:t>
      </w:r>
      <w:commentRangeEnd w:id="1"/>
      <w:r>
        <w:commentReference w:id="1"/>
      </w:r>
    </w:p>
    <w:p>
      <w:r>
        <w:t xml:space="preserve">12.2 Termination for breach. Either party may terminate immediately by written notice if the other commits a material breach which is not remedied within thirty days.</w:t>
      </w:r>
    </w:p>
    <w:p>
      <w:r>
        <w:t xml:space="preserve">13.1 Precedence. This Agreement prevails over any purchase order, order acknowledgement or other document passing between the parties.</w:t>
      </w:r>
    </w:p>
    <w:p>
      <w:r>
        <w:t xml:space="preserve">13.2 Entire agreement. This Agreement is the entire agreement between the parties about the supply of the Products.</w:t>
      </w:r>
    </w:p>
    <w:p>
      <w:r>
        <w:t xml:space="preserve">14.1 Governing law. This Agreement is governed by the law of England and Wales and the courts of England and Wales have exclusive jurisdiction.</w:t>
      </w:r>
    </w:p>
    <w:p>
      <w:r>
        <w:t xml:space="preserve">SIGNED for and on behalf of Halbrook Electrical Distribution Ltd: ______________  Name: ______________  Date: ______________</w:t>
      </w:r>
    </w:p>
    <w:p>
      <w:r>
        <w:t xml:space="preserve">SIGNED for and on behalf of Ardleigh Marine Systems Ltd: ______________  Name: ______________  Date: ______________</w:t>
      </w:r>
    </w:p>
    <w:p>
      <w:r>
        <w:t>INVENTED TEST FIXTURE - NOT A REAL AGREEMENT</w:t>
      </w:r>
    </w:p>
    <w:sectPr/>
  </w:body>
</w:document>
</file>

<file path=word/comments.xml><?xml version="1.0" encoding="utf-8"?>
<w:comments xmlns:w="http://schemas.openxmlformats.org/wordprocessingml/2006/main">
  <w:comment w:id="0" w:author="Invented reviewer, Ardleigh Marine Systems" w:date="2025-07-28T15:10:00Z">
    <w:p>
      <w:r>
        <w:t>Ardleigh asked for 45 days at the meeting on 22 July; agreed subject to the longer notice period.</w:t>
      </w:r>
    </w:p>
  </w:comment>
  <w:comment w:id="1" w:author="Invented reviewer, Ardleigh Marine Systems" w:date="2025-07-28T15:10:00Z">
    <w:p>
      <w:r>
        <w:t>Twelve months' notice is the trade off for the payment change - keep both or neither.</w:t>
      </w:r>
    </w:p>
  </w:comment>
</w:comments>
</file>

<file path=word/_rels/document.xml.rels><Relationships xmlns="http://schemas.openxmlformats.org/package/2006/relationships"><Relationship Id="rIdComments" Type="http://schemas.openxmlformats.org/officeDocument/2006/relationships/comments" Target="comments.xml"/></Relationships>
</file>

<file path=docProps/core.xml><?xml version="1.0" encoding="utf-8"?>
<cp:coreProperties xmlns:cp="http://schemas.openxmlformats.org/package/2006/metadata/core-properties" xmlns:dc="http://purl.org/dc/elements/1.1/" xmlns:dcterms="http://purl.org/dc/terms/" xmlns:xsi="http://www.w3.org/2001/XMLSchema-instance">
  <dc:creator>Invented drafter, Halbrook legal</dc:creator>
  <cp:lastModifiedBy>Invented reviewer, Ardleigh Marine Systems</cp:lastModifiedBy>
  <dcterms:created xsi:type="dcterms:W3CDTF">2025-07-24T09:00:00Z</dcterms:created>
  <dcterms:modified xsi:type="dcterms:W3CDTF">2025-07-28T11:32:00Z</dcterms:modified>
</cp:coreProperties>
</file>