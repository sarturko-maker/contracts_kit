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AMENDMENT No. 2 TO THE MASTER SUPPLY AGREEMENT DATED 22 FEBRUARY 2021</w:t>
      </w:r>
    </w:p>
    <w:p>
      <w:r>
        <w:t xml:space="preserve">Reference SRG/PROC/2021/114/A2 - working draft for discussion, circulated 14 July 2026.</w:t>
      </w:r>
    </w:p>
    <w:p>
      <w:r>
        <w:t xml:space="preserve">THIS AMENDMENT is made between Sturmore Rail Group Ltd ("SRG") and Halbrook Electrical Distribution Ltd ("the Supplier").</w:t>
      </w:r>
    </w:p>
    <w:p>
      <w:r>
        <w:t xml:space="preserve">BACKGROUND: the parties entered into a Master Supply Agreement dated 22 February 2021 as amended by Amendment No. 1 dated 6 June 2023 ("the Agreement"). The parties are discussing further changes to carriage and payment.</w:t>
      </w:r>
    </w:p>
    <w:p>
      <w:commentRangeStart w:id="1"/>
      <w:r>
        <w:t xml:space="preserve">1.1 With effect from the date of this Amendment clause 8.1 of the Agreement would be deleted and replaced with: "Delivery is free of carriage on Orders with a net value of </w:t>
      </w:r>
      <w:del w:id="104" w:author="Invented drafter, Halbrook commercial" w:date="2026-07-14T15:45:00Z">
        <w:r>
          <w:delText xml:space="preserve">GBP 400 or more</w:delText>
        </w:r>
      </w:del>
      <w:ins w:id="204" w:author="Invented drafter, Halbrook commercial" w:date="2026-07-14T15:45:00Z">
        <w:r>
          <w:t xml:space="preserve">GBP 500 or more</w:t>
        </w:r>
      </w:ins>
      <w:r>
        <w:t xml:space="preserve">. On Orders below that value a carriage charge of GBP 28.00 applies."</w:t>
      </w:r>
      <w:commentRangeEnd w:id="1"/>
      <w:r>
        <w:commentReference w:id="1"/>
      </w:r>
    </w:p>
    <w:p>
      <w:commentRangeStart w:id="0"/>
      <w:r>
        <w:t xml:space="preserve">1.2 Clause 7.1 of the Agreement (as amended by Amendment No. 1) would be deleted and replaced with: "The Supplier shall be paid </w:t>
      </w:r>
      <w:del w:id="105" w:author="Invented drafter, Halbrook commercial" w:date="2026-07-14T15:45:00Z">
        <w:r>
          <w:delText xml:space="preserve">within 90 days from the end of the month</w:delText>
        </w:r>
      </w:del>
      <w:ins w:id="205" w:author="Invented drafter, Halbrook commercial" w:date="2026-07-14T15:45:00Z">
        <w:r>
          <w:t xml:space="preserve">within 75 days from the end of the month</w:t>
        </w:r>
      </w:ins>
      <w:r>
        <w:t xml:space="preserve"> in which the invoice is dated."</w:t>
      </w:r>
      <w:commentRangeEnd w:id="0"/>
      <w:r>
        <w:commentReference w:id="0"/>
      </w:r>
    </w:p>
    <w:p>
      <w:r>
        <w:t xml:space="preserve">1.3 No other provision of the Agreement would be amended.</w:t>
      </w:r>
    </w:p>
    <w:p>
      <w:r>
        <w:t xml:space="preserve">2.1 This draft has not been agreed and creates no obligation unless and until it is signed by both parties.</w:t>
      </w:r>
    </w:p>
    <w:p>
      <w:r>
        <w:t xml:space="preserve">3.1 This Amendment would be governed by the law of England and Wales.</w:t>
      </w:r>
    </w:p>
    <w:p>
      <w:r>
        <w:t xml:space="preserve">SIGNED for and on behalf of Sturmore Rail Group Ltd: ______________________  Date: ______________</w:t>
      </w:r>
    </w:p>
    <w:p>
      <w:r>
        <w:t xml:space="preserve">SIGNED for and on behalf of Halbrook Electrical Distribution Ltd: ______________________  Date: ______________</w:t>
      </w:r>
    </w:p>
    <w:p>
      <w:r>
        <w:t>INVENTED TEST FIXTURE - NOT A REAL AGREEMENT</w:t>
      </w:r>
    </w:p>
    <w:sectPr/>
  </w:body>
</w:document>
</file>

<file path=word/comments.xml><?xml version="1.0" encoding="utf-8"?>
<w:comments xmlns:w="http://schemas.openxmlformats.org/wordprocessingml/2006/main">
  <w:comment w:id="0" w:author="Invented reviewer, Halbrook legal" w:date="2026-07-14T16:02:00Z">
    <w:p>
      <w:r>
        <w:t>Sturmore have not agreed 75 days. Do not send this out.</w:t>
      </w:r>
    </w:p>
  </w:comment>
  <w:comment w:id="1" w:author="Invented reviewer, Halbrook legal" w:date="2026-07-14T16:02:00Z">
    <w:p>
      <w:r>
        <w:t>Check the carriage threshold with the Commercial Director first.</w:t>
      </w:r>
    </w:p>
  </w:comment>
</w:comments>
</file>

<file path=word/_rels/document.xml.rels><Relationships xmlns="http://schemas.openxmlformats.org/package/2006/relationships"><Relationship Id="rIdComments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Invented drafter, Halbrook commercial</dc:creator>
  <cp:lastModifiedBy>Invented reviewer, Halbrook legal</cp:lastModifiedBy>
  <dcterms:created xsi:type="dcterms:W3CDTF">2026-07-10T08:30:00Z</dcterms:created>
  <dcterms:modified xsi:type="dcterms:W3CDTF">2026-07-14T15:45:00Z</dcterms:modified>
</cp:coreProperties>
</file>