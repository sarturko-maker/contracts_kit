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commentRangeStart w:id="0"/>
      <w:r>
        <w:t>Internal Account Playbook - Tallowfield Industries</w:t>
      </w:r>
      <w:commentRangeEnd w:id="0"/>
      <w:r>
        <w:commentReference w:id="0"/>
      </w:r>
    </w:p>
    <w:p>
      <w:r>
        <w:t>INTERNAL ONLY. Account: Tallowfield Industries. Maintained by Marrowgate Supply Ltd; no customer signature.</w:t>
      </w:r>
    </w:p>
    <w:p>
      <w:r>
        <w:t>1. Working guidance from 1 February 2026 until replaced. This is not a contract.</w:t>
      </w:r>
      <w:del w:id="10" w:author="Sample Drafter" w:date="2026-01-15T10:00:00Z">
        <w:r>
          <w:delText>Discussion version.</w:delText>
        </w:r>
      </w:del>
      <w:ins w:id="11" w:author="Sample Drafter" w:date="2026-01-15T10:00:00Z">
        <w:r>
          <w:t>Review version.</w:t>
        </w:r>
      </w:ins>
    </w:p>
    <w:p>
      <w:r>
        <w:t>2. Margin practice: seek 18% gross margin on the regular industrial supplies basket.</w:t>
      </w:r>
    </w:p>
    <w:p>
      <w:r>
        <w:t>3. Pricing mechanics: use the internal market basket and review purchase costs quarterly.</w:t>
      </w:r>
    </w:p>
    <w:p>
      <w:r>
        <w:t>4. Low-volume urgent deliveries go ad hoc with the account manager's approval.</w:t>
      </w:r>
    </w:p>
    <w:p>
      <w:r>
        <w:t>5. Do not treat this margin practice as a customer agreement about freight charges.</w:t>
      </w:r>
    </w:p>
    <w:p>
      <w:r>
        <w:t>6. Coverage: United Kingdom account team only.</w:t>
      </w:r>
    </w:p>
    <w:p>
      <w:r>
        <w:t>INVENTED DEVELOPMENT SAMPLE - NOT A REAL AGREEMENT</w:t>
      </w:r>
    </w:p>
    <w:sectPr/>
  </w:body>
</w:document>
</file>

<file path=word/comments.xml><?xml version="1.0" encoding="utf-8"?>
<w:comments xmlns:w="http://schemas.openxmlformats.org/wordprocessingml/2006/main">
  <w:comment w:id="0" w:author="Sample Reviewer" w:date="2026-01-15T11:00:00Z">
    <w:p>
      <w:r>
        <w:t>Check the quarterly cost review.</w:t>
      </w:r>
    </w:p>
  </w:comment>
</w:comments>
</file>

<file path=word/_rels/document.xml.rels><Relationships xmlns="http://schemas.openxmlformats.org/package/2006/relationships"><Relationship Id="rIdComments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Fictional Account Manager</dc:creator>
  <dcterms:created xsi:type="dcterms:W3CDTF">2026-01-14T09:00:00Z</dcterms:created>
  <dcterms:modified xsi:type="dcterms:W3CDTF">2026-01-15T11:00:00Z</dcterms:modified>
</cp:coreProperties>
</file>