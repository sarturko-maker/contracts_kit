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commentRangeStart w:id="0"/>
      <w:r>
        <w:t>Master Services Agreement - draft dated 15 January 2026</w:t>
      </w:r>
      <w:commentRangeEnd w:id="0"/>
      <w:r>
        <w:commentReference w:id="0"/>
      </w:r>
    </w:p>
    <w:p>
      <w:commentRangeStart w:id="1"/>
      <w:r>
        <w:t>1. Parties: Pellmont Logistics Group (Customer) and Marrowgate Supply Ltd (Supplier).</w:t>
      </w:r>
      <w:commentRangeEnd w:id="1"/>
      <w:r>
        <w:commentReference w:id="1"/>
      </w:r>
    </w:p>
    <w:p>
      <w:r>
        <w:t>2. This draft is not agreed. It proposes that all service orders between the parties use these terms.</w:t>
      </w:r>
    </w:p>
    <w:p>
      <w:r>
        <w:t>3. Proposed start: 15 January 2026. Proposed duration: rolling until three months' notice.</w:t>
      </w:r>
      <w:del w:id="10" w:author="Sample Drafter" w:date="2026-01-15T10:00:00Z">
        <w:r>
          <w:delText>Discussion version.</w:delText>
        </w:r>
      </w:del>
      <w:ins w:id="11" w:author="Sample Drafter" w:date="2026-01-15T10:00:00Z">
        <w:r>
          <w:t>Review version.</w:t>
        </w:r>
      </w:ins>
    </w:p>
    <w:p>
      <w:r>
        <w:t>4. Payment is proposed within 45 days of invoice.</w:t>
      </w:r>
    </w:p>
    <w:p>
      <w:r>
        <w:t>5. Services: logistics support in the United Kingdom, for the signatories only.</w:t>
      </w:r>
    </w:p>
    <w:p>
      <w:r>
        <w:t>6. This draft was prepared on Pellmont Logistics Group paper.</w:t>
      </w:r>
    </w:p>
    <w:p>
      <w:r>
        <w:t>Signed for Marrowgate Supply Ltd: __________________ Date: __________________</w:t>
      </w:r>
    </w:p>
    <w:p>
      <w:r>
        <w:t>Signed for Pellmont Logistics Group: __________________ Date: __________________</w:t>
      </w:r>
    </w:p>
    <w:p>
      <w:r>
        <w:t>INVENTED DEVELOPMENT SAMPLE - NOT A REAL AGREEMENT</w:t>
      </w:r>
    </w:p>
    <w:sectPr/>
  </w:body>
</w:document>
</file>

<file path=word/comments.xml><?xml version="1.0" encoding="utf-8"?>
<w:comments xmlns:w="http://schemas.openxmlformats.org/wordprocessingml/2006/main">
  <w:comment w:id="0" w:author="Sample Reviewer" w:date="2026-01-15T11:00:00Z">
    <w:p>
      <w:r>
        <w:t>Confirm the commercial terms with sales.</w:t>
      </w:r>
    </w:p>
  </w:comment>
  <w:comment w:id="1" w:author="Sample Reviewer" w:date="2026-01-15T11:00:00Z">
    <w:p>
      <w:r>
        <w:t>Obtain the complete execution version before treating this as agreed.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Fictional MSA Drafter</dc:creator>
  <dcterms:created xsi:type="dcterms:W3CDTF">2026-01-14T09:00:00Z</dcterms:created>
  <dcterms:modified xsi:type="dcterms:W3CDTF">2026-01-15T11:00:00Z</dcterms:modified>
</cp:coreProperties>
</file>